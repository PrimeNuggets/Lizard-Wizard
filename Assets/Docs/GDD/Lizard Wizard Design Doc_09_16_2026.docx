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kex83nqvew4" w:id="0"/>
      <w:bookmarkEnd w:id="0"/>
      <w:r w:rsidDel="00000000" w:rsidR="00000000" w:rsidRPr="00000000">
        <w:rPr>
          <w:rtl w:val="0"/>
        </w:rPr>
        <w:t xml:space="preserve">Lizard Wizard Design Doc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gfaghi5m5jd8" w:id="1"/>
      <w:bookmarkEnd w:id="1"/>
      <w:hyperlink r:id="rId6">
        <w:r w:rsidDel="00000000" w:rsidR="00000000" w:rsidRPr="00000000">
          <w:rPr>
            <w:color w:val="1155cc"/>
            <w:sz w:val="26"/>
            <w:szCs w:val="26"/>
            <w:u w:val="single"/>
            <w:rtl w:val="0"/>
          </w:rPr>
          <w:t xml:space="preserve">Temporary link</w:t>
        </w:r>
      </w:hyperlink>
      <w:r w:rsidDel="00000000" w:rsidR="00000000" w:rsidRPr="00000000">
        <w:rPr>
          <w:sz w:val="26"/>
          <w:szCs w:val="26"/>
          <w:rtl w:val="0"/>
        </w:rPr>
        <w:t xml:space="preserve"> to OLD GDD</w:t>
      </w:r>
      <w:r w:rsidDel="00000000" w:rsidR="00000000" w:rsidRPr="00000000">
        <w:rPr>
          <w:rtl w:val="0"/>
        </w:rPr>
        <w:br w:type="textWrapping"/>
        <w:br w:type="textWrapping"/>
        <w:t xml:space="preserve">Basic Mechanics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control scheme-</w:t>
      </w:r>
    </w:p>
    <w:p w:rsidR="00000000" w:rsidDel="00000000" w:rsidP="00000000" w:rsidRDefault="00000000" w:rsidRPr="00000000" w14:paraId="00000007">
      <w:pPr>
        <w:rPr/>
      </w:pPr>
      <w:r w:rsidDel="00000000" w:rsidR="00000000" w:rsidRPr="00000000">
        <w:rPr>
          <w:rtl w:val="0"/>
        </w:rPr>
        <w:t xml:space="preserve">wasd</w:t>
      </w:r>
    </w:p>
    <w:p w:rsidR="00000000" w:rsidDel="00000000" w:rsidP="00000000" w:rsidRDefault="00000000" w:rsidRPr="00000000" w14:paraId="00000008">
      <w:pPr>
        <w:rPr/>
      </w:pPr>
      <w:r w:rsidDel="00000000" w:rsidR="00000000" w:rsidRPr="00000000">
        <w:rPr>
          <w:rtl w:val="0"/>
        </w:rPr>
        <w:t xml:space="preserve">jump</w:t>
      </w:r>
    </w:p>
    <w:p w:rsidR="00000000" w:rsidDel="00000000" w:rsidP="00000000" w:rsidRDefault="00000000" w:rsidRPr="00000000" w14:paraId="00000009">
      <w:pPr>
        <w:rPr>
          <w:ins w:author="Vivian Jones" w:id="0" w:date="2026-09-16T19:10:37Z"/>
        </w:rPr>
      </w:pPr>
      <w:r w:rsidDel="00000000" w:rsidR="00000000" w:rsidRPr="00000000">
        <w:rPr>
          <w:rtl w:val="0"/>
        </w:rPr>
        <w:t xml:space="preserve">slide</w:t>
      </w:r>
      <w:ins w:author="Vivian Jones" w:id="0" w:date="2026-09-16T19:10:37Z">
        <w:r w:rsidDel="00000000" w:rsidR="00000000" w:rsidRPr="00000000">
          <w:rPr>
            <w:rtl w:val="0"/>
          </w:rPr>
        </w:r>
      </w:ins>
    </w:p>
    <w:p w:rsidR="00000000" w:rsidDel="00000000" w:rsidP="00000000" w:rsidRDefault="00000000" w:rsidRPr="00000000" w14:paraId="0000000A">
      <w:pPr>
        <w:rPr>
          <w:ins w:author="Vivian Jones" w:id="0" w:date="2026-09-16T19:10:37Z"/>
        </w:rPr>
      </w:pPr>
      <w:ins w:author="Vivian Jones" w:id="0" w:date="2026-09-16T19:10:37Z">
        <w:r w:rsidDel="00000000" w:rsidR="00000000" w:rsidRPr="00000000">
          <w:rPr>
            <w:rtl w:val="0"/>
          </w:rPr>
        </w:r>
      </w:ins>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0" w:firstLine="0"/>
        <w:rPr>
          <w:ins w:author="Vivian Jones" w:id="0" w:date="2026-09-16T19:10:37Z"/>
          <w:rFonts w:ascii="Helvetica Neue" w:cs="Helvetica Neue" w:eastAsia="Helvetica Neue" w:hAnsi="Helvetica Neue"/>
          <w:sz w:val="24"/>
          <w:szCs w:val="24"/>
          <w:rPrChange w:author="Vivian Jones" w:id="1" w:date="2026-09-16T19:10:37Z">
            <w:rPr/>
          </w:rPrChange>
        </w:rPr>
      </w:pPr>
      <w:ins w:author="Vivian Jones" w:id="0" w:date="2026-09-16T19:10:37Z">
        <w:r w:rsidDel="00000000" w:rsidR="00000000" w:rsidRPr="00000000">
          <w:rPr>
            <w:rFonts w:ascii="Helvetica Neue" w:cs="Helvetica Neue" w:eastAsia="Helvetica Neue" w:hAnsi="Helvetica Neue"/>
            <w:sz w:val="24"/>
            <w:szCs w:val="24"/>
            <w:rtl w:val="0"/>
            <w:rPrChange w:author="Vivian Jones" w:id="1" w:date="2026-09-16T19:10:37Z">
              <w:rPr/>
            </w:rPrChange>
          </w:rPr>
          <w:t xml:space="preserve">Water health state: The player's water pool lowers naturally over time. When falling from a great height or attacked by predators, you lose your hat that carries a portion of your max water reservoir, and a portion of water spills out into a decaying puddle. Both can be recovered. At absolute zero water levels, you are susceptible to fatal damage, and the next damage will cause you to faint.</w:t>
        </w:r>
      </w:ins>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rPr>
          <w:ins w:author="Vivian Jones" w:id="0" w:date="2026-09-16T19:10:37Z"/>
          <w:rFonts w:ascii="Helvetica Neue" w:cs="Helvetica Neue" w:eastAsia="Helvetica Neue" w:hAnsi="Helvetica Neue"/>
          <w:sz w:val="24"/>
          <w:szCs w:val="24"/>
          <w:u w:val="none"/>
        </w:rPr>
      </w:pPr>
      <w:ins w:author="Vivian Jones" w:id="0" w:date="2026-09-16T19:10:37Z">
        <w:r w:rsidDel="00000000" w:rsidR="00000000" w:rsidRPr="00000000">
          <w:rPr>
            <w:rtl w:val="0"/>
          </w:rPr>
        </w:r>
      </w:ins>
    </w:p>
    <w:p w:rsidR="00000000" w:rsidDel="00000000" w:rsidP="00000000" w:rsidRDefault="00000000" w:rsidRPr="00000000" w14:paraId="0000000D">
      <w:pPr>
        <w:rPr/>
      </w:pPr>
      <w:ins w:author="Vivian Jones" w:id="0" w:date="2026-09-16T19:10:37Z">
        <w:r w:rsidDel="00000000" w:rsidR="00000000" w:rsidRPr="00000000">
          <w:rPr>
            <w:rFonts w:ascii="Helvetica Neue" w:cs="Helvetica Neue" w:eastAsia="Helvetica Neue" w:hAnsi="Helvetica Neue"/>
            <w:sz w:val="24"/>
            <w:szCs w:val="24"/>
            <w:rtl w:val="0"/>
            <w:rPrChange w:author="Vivian Jones" w:id="1" w:date="2026-09-16T19:10:37Z">
              <w:rPr/>
            </w:rPrChange>
          </w:rPr>
          <w:t xml:space="preserve">Trick system that allows you to gain extra mana or damage with the risk of spilling water.</w:t>
        </w:r>
        <w:r w:rsidDel="00000000" w:rsidR="00000000" w:rsidRPr="00000000">
          <w:rPr>
            <w:rtl w:val="0"/>
            <w:rPrChange w:author="Vivian Jones" w:id="1" w:date="2026-09-16T19:10:37Z">
              <w:rPr/>
            </w:rPrChange>
          </w:rPr>
          <w:t xml:space="preserve"> </w:t>
        </w:r>
      </w:ins>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5"/>
        </w:numPr>
        <w:spacing w:after="0" w:afterAutospacing="0" w:before="240" w:lineRule="auto"/>
        <w:ind w:left="720" w:hanging="360"/>
        <w:rPr>
          <w:sz w:val="24"/>
          <w:szCs w:val="24"/>
          <w:shd w:fill="a2c4c9" w:val="clear"/>
        </w:rPr>
      </w:pPr>
      <w:r w:rsidDel="00000000" w:rsidR="00000000" w:rsidRPr="00000000">
        <w:rPr>
          <w:b w:val="1"/>
          <w:bCs w:val="1"/>
          <w:sz w:val="24"/>
          <w:szCs w:val="24"/>
          <w:shd w:fill="a2c4c9" w:val="clear"/>
          <w:rtl w:val="0"/>
        </w:rPr>
        <w:t xml:space="preserve">Day/Night Cycle:</w:t>
      </w:r>
      <w:r w:rsidDel="00000000" w:rsidR="00000000" w:rsidRPr="00000000">
        <w:rPr>
          <w:sz w:val="24"/>
          <w:szCs w:val="24"/>
          <w:shd w:fill="a2c4c9" w:val="clear"/>
          <w:rtl w:val="0"/>
        </w:rPr>
        <w:t xml:space="preserve"> Hydration drains faster during the day; visibility is lower at night.</w:t>
      </w:r>
    </w:p>
    <w:p w:rsidR="00000000" w:rsidDel="00000000" w:rsidP="00000000" w:rsidRDefault="00000000" w:rsidRPr="00000000" w14:paraId="00000010">
      <w:pPr>
        <w:numPr>
          <w:ilvl w:val="0"/>
          <w:numId w:val="5"/>
        </w:numPr>
        <w:spacing w:after="240" w:before="0" w:beforeAutospacing="0" w:lineRule="auto"/>
        <w:ind w:left="720" w:hanging="360"/>
        <w:rPr>
          <w:sz w:val="24"/>
          <w:szCs w:val="24"/>
          <w:shd w:fill="a2c4c9" w:val="clear"/>
        </w:rPr>
      </w:pPr>
      <w:r w:rsidDel="00000000" w:rsidR="00000000" w:rsidRPr="00000000">
        <w:rPr>
          <w:b w:val="1"/>
          <w:bCs w:val="1"/>
          <w:sz w:val="24"/>
          <w:szCs w:val="24"/>
          <w:shd w:fill="a2c4c9" w:val="clear"/>
          <w:rtl w:val="0"/>
        </w:rPr>
        <w:t xml:space="preserve">Sandstorms:</w:t>
      </w:r>
      <w:r w:rsidDel="00000000" w:rsidR="00000000" w:rsidRPr="00000000">
        <w:rPr>
          <w:sz w:val="24"/>
          <w:szCs w:val="24"/>
          <w:shd w:fill="a2c4c9" w:val="clear"/>
          <w:rtl w:val="0"/>
        </w:rPr>
        <w:t xml:space="preserve"> High-wind events that push the player unless they burrow to anchor themselves. Also reduces visibility until the storm subsides</w:t>
      </w:r>
    </w:p>
    <w:p w:rsidR="00000000" w:rsidDel="00000000" w:rsidP="00000000" w:rsidRDefault="00000000" w:rsidRPr="00000000" w14:paraId="00000011">
      <w:pPr>
        <w:rPr/>
      </w:pPr>
      <w:r w:rsidDel="00000000" w:rsidR="00000000" w:rsidRPr="00000000">
        <w:rPr>
          <w:rtl w:val="0"/>
        </w:rPr>
        <w:t xml:space="preserve">Burrowing </w:t>
      </w:r>
      <w:ins w:author="Vivian Jones" w:id="2" w:date="2026-09-15T18:35:01Z">
        <w:r w:rsidDel="00000000" w:rsidR="00000000" w:rsidRPr="00000000">
          <w:rPr>
            <w:rtl w:val="0"/>
          </w:rPr>
          <w:t xml:space="preserve">&lt; i feel like this kills momentum</w:t>
        </w:r>
      </w:ins>
      <w:r w:rsidDel="00000000" w:rsidR="00000000" w:rsidRPr="00000000">
        <w:rPr>
          <w:rtl w:val="0"/>
        </w:rPr>
      </w:r>
    </w:p>
    <w:p w:rsidR="00000000" w:rsidDel="00000000" w:rsidP="00000000" w:rsidRDefault="00000000" w:rsidRPr="00000000" w14:paraId="00000012">
      <w:pPr>
        <w:pStyle w:val="Heading2"/>
        <w:rPr>
          <w:ins w:author="Vivian Jones" w:id="3" w:date="2026-09-16T19:40:14Z"/>
        </w:rPr>
      </w:pPr>
      <w:r w:rsidDel="00000000" w:rsidR="00000000" w:rsidRPr="00000000">
        <w:rPr>
          <w:rtl w:val="0"/>
        </w:rPr>
        <w:t xml:space="preserve">Objectives</w:t>
      </w:r>
      <w:ins w:author="Vivian Jones" w:id="3" w:date="2026-09-16T19:40:14Z">
        <w:bookmarkStart w:colFirst="0" w:colLast="0" w:name="_541v4v3jmgqc" w:id="2"/>
        <w:bookmarkEnd w:id="2"/>
        <w:r w:rsidDel="00000000" w:rsidR="00000000" w:rsidRPr="00000000">
          <w:rPr>
            <w:rtl w:val="0"/>
          </w:rPr>
        </w:r>
      </w:ins>
    </w:p>
    <w:p w:rsidR="00000000" w:rsidDel="00000000" w:rsidP="00000000" w:rsidRDefault="00000000" w:rsidRPr="00000000" w14:paraId="00000013">
      <w:pPr>
        <w:rPr>
          <w:ins w:author="Vivian Jones" w:id="3" w:date="2026-09-16T19:40:14Z"/>
        </w:rPr>
      </w:pPr>
      <w:ins w:author="Vivian Jones" w:id="3" w:date="2026-09-16T19:40:14Z">
        <w:r w:rsidDel="00000000" w:rsidR="00000000" w:rsidRPr="00000000">
          <w:rPr>
            <w:rtl w:val="0"/>
          </w:rPr>
        </w:r>
      </w:ins>
    </w:p>
    <w:p w:rsidR="00000000" w:rsidDel="00000000" w:rsidP="00000000" w:rsidRDefault="00000000" w:rsidRPr="00000000" w14:paraId="00000014">
      <w:pPr>
        <w:rPr/>
        <w:pPrChange w:author="Vivian Jones" w:id="0" w:date="2026-09-16T19:40:14Z">
          <w:pPr>
            <w:pStyle w:val="Heading2"/>
          </w:pPr>
        </w:pPrChange>
      </w:pPr>
      <w:bookmarkStart w:colFirst="0" w:colLast="0" w:name="_541v4v3jmgqc" w:id="2"/>
      <w:bookmarkEnd w:id="2"/>
      <w:ins w:author="Vivian Jones" w:id="3" w:date="2026-09-16T19:40:14Z">
        <w:r w:rsidDel="00000000" w:rsidR="00000000" w:rsidRPr="00000000">
          <w:rPr>
            <w:rtl w:val="0"/>
          </w:rPr>
          <w:t xml:space="preserve">Organized like elden ring nightreign? Map area you want to route around in a certain timeframe collecting upgrades.</w:t>
        </w:r>
      </w:ins>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Creatures</w:t>
      </w:r>
    </w:p>
    <w:p w:rsidR="00000000" w:rsidDel="00000000" w:rsidP="00000000" w:rsidRDefault="00000000" w:rsidRPr="00000000" w14:paraId="00000016">
      <w:pPr>
        <w:numPr>
          <w:ilvl w:val="1"/>
          <w:numId w:val="6"/>
        </w:numPr>
        <w:spacing w:after="0" w:afterAutospacing="0" w:before="240" w:lineRule="auto"/>
        <w:ind w:left="1440" w:hanging="360"/>
        <w:rPr>
          <w:sz w:val="24"/>
          <w:szCs w:val="24"/>
          <w:shd w:fill="a2c4c9" w:val="clear"/>
        </w:rPr>
      </w:pPr>
      <w:r w:rsidDel="00000000" w:rsidR="00000000" w:rsidRPr="00000000">
        <w:rPr>
          <w:sz w:val="24"/>
          <w:szCs w:val="24"/>
          <w:shd w:fill="a2c4c9" w:val="clear"/>
          <w:rtl w:val="0"/>
        </w:rPr>
        <w:t xml:space="preserve">Missions:</w:t>
      </w:r>
    </w:p>
    <w:p w:rsidR="00000000" w:rsidDel="00000000" w:rsidP="00000000" w:rsidRDefault="00000000" w:rsidRPr="00000000" w14:paraId="00000017">
      <w:pPr>
        <w:numPr>
          <w:ilvl w:val="2"/>
          <w:numId w:val="6"/>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Critters in distress may need multiple steps to be done first before getting them water</w:t>
      </w:r>
    </w:p>
    <w:p w:rsidR="00000000" w:rsidDel="00000000" w:rsidP="00000000" w:rsidRDefault="00000000" w:rsidRPr="00000000" w14:paraId="00000018">
      <w:pPr>
        <w:numPr>
          <w:ilvl w:val="2"/>
          <w:numId w:val="6"/>
        </w:numPr>
        <w:spacing w:after="24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Rewards could include: spells, different hat looks, or equipment (sand shoes maybe)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rin7xu5oqrvi" w:id="3"/>
      <w:bookmarkEnd w:id="3"/>
      <w:r w:rsidDel="00000000" w:rsidR="00000000" w:rsidRPr="00000000">
        <w:rPr>
          <w:rtl w:val="0"/>
        </w:rPr>
        <w:t xml:space="preserve">Enemies</w:t>
      </w:r>
    </w:p>
    <w:p w:rsidR="00000000" w:rsidDel="00000000" w:rsidP="00000000" w:rsidRDefault="00000000" w:rsidRPr="00000000" w14:paraId="0000001C">
      <w:pPr>
        <w:numPr>
          <w:ilvl w:val="3"/>
          <w:numId w:val="4"/>
        </w:numPr>
        <w:spacing w:after="0" w:afterAutospacing="0" w:before="240" w:lineRule="auto"/>
        <w:ind w:left="2880" w:hanging="360"/>
        <w:rPr>
          <w:sz w:val="24"/>
          <w:szCs w:val="24"/>
          <w:shd w:fill="a2c4c9" w:val="clear"/>
        </w:rPr>
      </w:pPr>
      <w:r w:rsidDel="00000000" w:rsidR="00000000" w:rsidRPr="00000000">
        <w:rPr>
          <w:sz w:val="24"/>
          <w:szCs w:val="24"/>
          <w:shd w:fill="a2c4c9" w:val="clear"/>
          <w:rtl w:val="0"/>
        </w:rPr>
        <w:t xml:space="preserve">Predators</w:t>
      </w:r>
    </w:p>
    <w:p w:rsidR="00000000" w:rsidDel="00000000" w:rsidP="00000000" w:rsidRDefault="00000000" w:rsidRPr="00000000" w14:paraId="0000001D">
      <w:pPr>
        <w:numPr>
          <w:ilvl w:val="4"/>
          <w:numId w:val="4"/>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Scorpion</w:t>
      </w:r>
    </w:p>
    <w:p w:rsidR="00000000" w:rsidDel="00000000" w:rsidP="00000000" w:rsidRDefault="00000000" w:rsidRPr="00000000" w14:paraId="0000001E">
      <w:pPr>
        <w:numPr>
          <w:ilvl w:val="3"/>
          <w:numId w:val="4"/>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Extreme Weather Type: Sandstorm</w:t>
      </w:r>
    </w:p>
    <w:p w:rsidR="00000000" w:rsidDel="00000000" w:rsidP="00000000" w:rsidRDefault="00000000" w:rsidRPr="00000000" w14:paraId="0000001F">
      <w:pPr>
        <w:numPr>
          <w:ilvl w:val="2"/>
          <w:numId w:val="4"/>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Savanna (</w:t>
      </w:r>
      <w:r w:rsidDel="00000000" w:rsidR="00000000" w:rsidRPr="00000000">
        <w:rPr>
          <w:i w:val="1"/>
          <w:iCs w:val="1"/>
          <w:sz w:val="24"/>
          <w:szCs w:val="24"/>
          <w:shd w:fill="a2c4c9" w:val="clear"/>
          <w:rtl w:val="0"/>
        </w:rPr>
        <w:t xml:space="preserve">The biome simply has to lack water; sand technically isn’t necessary</w:t>
      </w:r>
      <w:r w:rsidDel="00000000" w:rsidR="00000000" w:rsidRPr="00000000">
        <w:rPr>
          <w:sz w:val="24"/>
          <w:szCs w:val="24"/>
          <w:shd w:fill="a2c4c9" w:val="clear"/>
          <w:rtl w:val="0"/>
        </w:rPr>
        <w:t xml:space="preserve">) &lt;but is it not required to make sliding make sense?</w:t>
      </w:r>
    </w:p>
    <w:p w:rsidR="00000000" w:rsidDel="00000000" w:rsidP="00000000" w:rsidRDefault="00000000" w:rsidRPr="00000000" w14:paraId="00000020">
      <w:pPr>
        <w:numPr>
          <w:ilvl w:val="3"/>
          <w:numId w:val="4"/>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Predators</w:t>
      </w:r>
    </w:p>
    <w:p w:rsidR="00000000" w:rsidDel="00000000" w:rsidP="00000000" w:rsidRDefault="00000000" w:rsidRPr="00000000" w14:paraId="00000021">
      <w:pPr>
        <w:numPr>
          <w:ilvl w:val="4"/>
          <w:numId w:val="4"/>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Honey Badger</w:t>
      </w:r>
    </w:p>
    <w:p w:rsidR="00000000" w:rsidDel="00000000" w:rsidP="00000000" w:rsidRDefault="00000000" w:rsidRPr="00000000" w14:paraId="00000022">
      <w:pPr>
        <w:numPr>
          <w:ilvl w:val="4"/>
          <w:numId w:val="4"/>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Meerkat</w:t>
      </w:r>
    </w:p>
    <w:p w:rsidR="00000000" w:rsidDel="00000000" w:rsidP="00000000" w:rsidRDefault="00000000" w:rsidRPr="00000000" w14:paraId="00000023">
      <w:pPr>
        <w:numPr>
          <w:ilvl w:val="4"/>
          <w:numId w:val="4"/>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Vulture</w:t>
      </w:r>
    </w:p>
    <w:p w:rsidR="00000000" w:rsidDel="00000000" w:rsidP="00000000" w:rsidRDefault="00000000" w:rsidRPr="00000000" w14:paraId="00000024">
      <w:pPr>
        <w:numPr>
          <w:ilvl w:val="3"/>
          <w:numId w:val="4"/>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Extreme Weather Type: Dry Thunderstorm</w:t>
      </w:r>
    </w:p>
    <w:p w:rsidR="00000000" w:rsidDel="00000000" w:rsidP="00000000" w:rsidRDefault="00000000" w:rsidRPr="00000000" w14:paraId="00000025">
      <w:pPr>
        <w:numPr>
          <w:ilvl w:val="1"/>
          <w:numId w:val="4"/>
        </w:numPr>
        <w:spacing w:after="0" w:afterAutospacing="0" w:before="0" w:beforeAutospacing="0" w:lineRule="auto"/>
        <w:ind w:left="1440" w:hanging="360"/>
        <w:rPr>
          <w:sz w:val="24"/>
          <w:szCs w:val="24"/>
          <w:shd w:fill="a2c4c9" w:val="clear"/>
        </w:rPr>
      </w:pPr>
      <w:r w:rsidDel="00000000" w:rsidR="00000000" w:rsidRPr="00000000">
        <w:rPr>
          <w:sz w:val="24"/>
          <w:szCs w:val="24"/>
          <w:shd w:fill="a2c4c9" w:val="clear"/>
          <w:rtl w:val="0"/>
        </w:rPr>
        <w:t xml:space="preserve">Magic Predators</w:t>
      </w:r>
    </w:p>
    <w:p w:rsidR="00000000" w:rsidDel="00000000" w:rsidP="00000000" w:rsidRDefault="00000000" w:rsidRPr="00000000" w14:paraId="00000026">
      <w:pPr>
        <w:numPr>
          <w:ilvl w:val="2"/>
          <w:numId w:val="4"/>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Predators that may use magic to make you waste water</w:t>
      </w:r>
    </w:p>
    <w:p w:rsidR="00000000" w:rsidDel="00000000" w:rsidP="00000000" w:rsidRDefault="00000000" w:rsidRPr="00000000" w14:paraId="00000027">
      <w:pPr>
        <w:numPr>
          <w:ilvl w:val="3"/>
          <w:numId w:val="4"/>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Shadow Wizard Money Gang Ref? (Magic Meerkats)</w:t>
      </w:r>
    </w:p>
    <w:p w:rsidR="00000000" w:rsidDel="00000000" w:rsidP="00000000" w:rsidRDefault="00000000" w:rsidRPr="00000000" w14:paraId="00000028">
      <w:pPr>
        <w:numPr>
          <w:ilvl w:val="4"/>
          <w:numId w:val="4"/>
        </w:numPr>
        <w:spacing w:after="0" w:afterAutospacing="0" w:before="0" w:beforeAutospacing="0" w:lineRule="auto"/>
        <w:ind w:left="3600" w:hanging="360"/>
        <w:rPr>
          <w:sz w:val="24"/>
          <w:szCs w:val="24"/>
          <w:u w:val="none"/>
          <w:shd w:fill="a2c4c9" w:val="clear"/>
        </w:rPr>
      </w:pPr>
      <w:r w:rsidDel="00000000" w:rsidR="00000000" w:rsidRPr="00000000">
        <w:rPr>
          <w:sz w:val="24"/>
          <w:szCs w:val="24"/>
          <w:shd w:fill="a2c4c9" w:val="clear"/>
          <w:rtl w:val="0"/>
        </w:rPr>
        <w:t xml:space="preserve">Legalize nuclear meerkats</w:t>
      </w:r>
    </w:p>
    <w:p w:rsidR="00000000" w:rsidDel="00000000" w:rsidP="00000000" w:rsidRDefault="00000000" w:rsidRPr="00000000" w14:paraId="00000029">
      <w:pPr>
        <w:numPr>
          <w:ilvl w:val="3"/>
          <w:numId w:val="4"/>
        </w:numPr>
        <w:spacing w:after="0" w:afterAutospacing="0" w:before="0" w:beforeAutospacing="0" w:lineRule="auto"/>
        <w:ind w:left="2880" w:hanging="360"/>
        <w:rPr>
          <w:ins w:author="Vivian Jones" w:id="5" w:date="2026-09-16T18:37:48Z"/>
          <w:sz w:val="24"/>
          <w:szCs w:val="24"/>
          <w:shd w:fill="a2c4c9" w:val="clear"/>
        </w:rPr>
      </w:pPr>
      <w:r w:rsidDel="00000000" w:rsidR="00000000" w:rsidRPr="00000000">
        <w:rPr>
          <w:sz w:val="24"/>
          <w:szCs w:val="24"/>
          <w:shd w:fill="a2c4c9" w:val="clear"/>
          <w:rtl w:val="0"/>
        </w:rPr>
        <w:t xml:space="preserve">When hat is stolen, predator gains magic - Ice hawk(jojo reference!), Rock Scorpion, Fire Fox, necromancer vulture</w:t>
      </w:r>
      <w:ins w:author="Vivian Jones" w:id="5" w:date="2026-09-16T18:37:48Z">
        <w:r w:rsidDel="00000000" w:rsidR="00000000" w:rsidRPr="00000000">
          <w:rPr>
            <w:rtl w:val="0"/>
          </w:rPr>
        </w:r>
      </w:ins>
    </w:p>
    <w:p w:rsidR="00000000" w:rsidDel="00000000" w:rsidP="00000000" w:rsidRDefault="00000000" w:rsidRPr="00000000" w14:paraId="0000002A">
      <w:pPr>
        <w:numPr>
          <w:ilvl w:val="3"/>
          <w:numId w:val="4"/>
        </w:numPr>
        <w:spacing w:after="0" w:afterAutospacing="0" w:before="0" w:beforeAutospacing="0" w:lineRule="auto"/>
        <w:ind w:left="2880" w:hanging="360"/>
        <w:rPr>
          <w:sz w:val="24"/>
          <w:szCs w:val="24"/>
          <w:u w:val="none"/>
          <w:shd w:fill="a2c4c9" w:val="clear"/>
        </w:rPr>
      </w:pPr>
      <w:ins w:author="Vivian Jones" w:id="5" w:date="2026-09-16T18:37:48Z">
        <w:r w:rsidDel="00000000" w:rsidR="00000000" w:rsidRPr="00000000">
          <w:rPr>
            <w:sz w:val="24"/>
            <w:szCs w:val="24"/>
            <w:shd w:fill="a2c4c9" w:val="clear"/>
            <w:rtl w:val="0"/>
          </w:rPr>
          <w:t xml:space="preserve">Glass Pheonix - Starts dead, looks like a creature you need to save with water. Your hat will revive it, but give it fire magic it uses to coat itself in glass armor and shoot fire at you that makes glass spikes erupt from the sand. Attacks are inspired by Balteus from Armored Core 6.</w:t>
        </w:r>
      </w:ins>
      <w:r w:rsidDel="00000000" w:rsidR="00000000" w:rsidRPr="00000000">
        <w:rPr>
          <w:rtl w:val="0"/>
        </w:rPr>
      </w:r>
    </w:p>
    <w:p w:rsidR="00000000" w:rsidDel="00000000" w:rsidP="00000000" w:rsidRDefault="00000000" w:rsidRPr="00000000" w14:paraId="0000002B">
      <w:pPr>
        <w:numPr>
          <w:ilvl w:val="4"/>
          <w:numId w:val="4"/>
        </w:numPr>
        <w:spacing w:after="0" w:afterAutospacing="0" w:before="0" w:beforeAutospacing="0" w:lineRule="auto"/>
        <w:ind w:left="3600" w:hanging="360"/>
        <w:rPr>
          <w:ins w:author="Vivian Jones" w:id="6" w:date="2026-09-16T18:48:52Z"/>
          <w:sz w:val="24"/>
          <w:szCs w:val="24"/>
          <w:u w:val="none"/>
          <w:shd w:fill="a2c4c9" w:val="clear"/>
        </w:rPr>
      </w:pPr>
      <w:r w:rsidDel="00000000" w:rsidR="00000000" w:rsidRPr="00000000">
        <w:rPr>
          <w:sz w:val="24"/>
          <w:szCs w:val="24"/>
          <w:shd w:fill="a2c4c9" w:val="clear"/>
          <w:rtl w:val="0"/>
        </w:rPr>
        <w:t xml:space="preserve">Like a boss??</w:t>
      </w:r>
      <w:ins w:author="Vivian Jones" w:id="6" w:date="2026-09-16T18:48:52Z">
        <w:r w:rsidDel="00000000" w:rsidR="00000000" w:rsidRPr="00000000">
          <w:rPr>
            <w:sz w:val="24"/>
            <w:szCs w:val="24"/>
            <w:shd w:fill="a2c4c9" w:val="clear"/>
            <w:rtl w:val="0"/>
          </w:rPr>
          <w:t xml:space="preserve"> YEAH</w:t>
        </w:r>
      </w:ins>
    </w:p>
    <w:p w:rsidR="00000000" w:rsidDel="00000000" w:rsidP="00000000" w:rsidRDefault="00000000" w:rsidRPr="00000000" w14:paraId="0000002C">
      <w:pPr>
        <w:numPr>
          <w:ilvl w:val="4"/>
          <w:numId w:val="4"/>
        </w:numPr>
        <w:spacing w:after="0" w:afterAutospacing="0" w:before="0" w:beforeAutospacing="0" w:lineRule="auto"/>
        <w:ind w:left="3600" w:hanging="360"/>
        <w:rPr>
          <w:ins w:author="Vivian Jones" w:id="6" w:date="2026-09-16T18:48:52Z"/>
          <w:sz w:val="24"/>
          <w:szCs w:val="24"/>
          <w:u w:val="none"/>
          <w:shd w:fill="a2c4c9" w:val="clear"/>
        </w:rPr>
      </w:pPr>
      <w:ins w:author="Vivian Jones" w:id="6" w:date="2026-09-16T18:48:52Z">
        <w:r w:rsidDel="00000000" w:rsidR="00000000" w:rsidRPr="00000000">
          <w:rPr>
            <w:sz w:val="24"/>
            <w:szCs w:val="24"/>
            <w:shd w:fill="a2c4c9" w:val="clear"/>
            <w:rtl w:val="0"/>
          </w:rPr>
          <w:t xml:space="preserve">I think predators should generally be bosse</w:t>
        </w:r>
      </w:ins>
    </w:p>
    <w:p w:rsidR="00000000" w:rsidDel="00000000" w:rsidP="00000000" w:rsidRDefault="00000000" w:rsidRPr="00000000" w14:paraId="0000002D">
      <w:pPr>
        <w:numPr>
          <w:ilvl w:val="4"/>
          <w:numId w:val="4"/>
        </w:numPr>
        <w:spacing w:after="0" w:afterAutospacing="0" w:before="0" w:beforeAutospacing="0" w:lineRule="auto"/>
        <w:ind w:left="3600" w:hanging="360"/>
        <w:rPr>
          <w:ins w:author="Vivian Jones" w:id="6" w:date="2026-09-16T18:48:52Z"/>
          <w:sz w:val="24"/>
          <w:szCs w:val="24"/>
          <w:u w:val="none"/>
          <w:shd w:fill="a2c4c9" w:val="clear"/>
        </w:rPr>
      </w:pPr>
      <w:ins w:author="Vivian Jones" w:id="6" w:date="2026-09-16T18:48:52Z">
        <w:r w:rsidDel="00000000" w:rsidR="00000000" w:rsidRPr="00000000">
          <w:rPr>
            <w:rtl w:val="0"/>
          </w:rPr>
        </w:r>
      </w:ins>
    </w:p>
    <w:p w:rsidR="00000000" w:rsidDel="00000000" w:rsidP="00000000" w:rsidRDefault="00000000" w:rsidRPr="00000000" w14:paraId="0000002E">
      <w:pPr>
        <w:spacing w:after="240" w:before="0" w:beforeAutospacing="0" w:lineRule="auto"/>
        <w:ind w:left="0" w:firstLine="0"/>
        <w:rPr>
          <w:rFonts w:ascii="Arial" w:cs="Arial" w:eastAsia="Arial" w:hAnsi="Arial"/>
          <w:b w:val="0"/>
          <w:bCs w:val="0"/>
          <w:i w:val="0"/>
          <w:iCs w:val="0"/>
          <w:smallCaps w:val="0"/>
          <w:strike w:val="0"/>
          <w:color w:val="000000"/>
          <w:sz w:val="22"/>
          <w:szCs w:val="22"/>
          <w:u w:val="none"/>
          <w:shd w:fill="auto" w:val="clear"/>
          <w:vertAlign w:val="baseline"/>
          <w:rPrChange w:author="Vivian Jones" w:id="7" w:date="2026-09-16T18:37:48Z">
            <w:rPr>
              <w:sz w:val="24"/>
              <w:szCs w:val="24"/>
              <w:shd w:fill="a2c4c9" w:val="clear"/>
            </w:rPr>
          </w:rPrChange>
        </w:rPr>
        <w:pPrChange w:author="Vivian Jones" w:id="0" w:date="2026-09-16T18:37:48Z">
          <w:pPr>
            <w:numPr>
              <w:ilvl w:val="4"/>
              <w:numId w:val="4"/>
            </w:numPr>
            <w:spacing w:after="240" w:before="240" w:lineRule="auto"/>
            <w:ind w:left="3600" w:hanging="360"/>
          </w:pPr>
        </w:pPrChange>
      </w:pPr>
      <w:ins w:author="Vivian Jones" w:id="6" w:date="2026-09-16T18:48:52Z">
        <w:r w:rsidDel="00000000" w:rsidR="00000000" w:rsidRPr="00000000">
          <w:rPr>
            <w:sz w:val="24"/>
            <w:szCs w:val="24"/>
            <w:shd w:fill="a2c4c9" w:val="clear"/>
            <w:rtl w:val="0"/>
          </w:rPr>
          <w:t xml:space="preserve">Whenever you beat a predator, they cry, which can be used to refill your hat a bit</w:t>
        </w:r>
      </w:ins>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hj10puhnz09h" w:id="4"/>
      <w:bookmarkEnd w:id="4"/>
      <w:r w:rsidDel="00000000" w:rsidR="00000000" w:rsidRPr="00000000">
        <w:rPr>
          <w:rtl w:val="0"/>
        </w:rPr>
        <w:t xml:space="preserve">Environment</w:t>
      </w:r>
    </w:p>
    <w:p w:rsidR="00000000" w:rsidDel="00000000" w:rsidP="00000000" w:rsidRDefault="00000000" w:rsidRPr="00000000" w14:paraId="00000031">
      <w:pPr>
        <w:numPr>
          <w:ilvl w:val="1"/>
          <w:numId w:val="2"/>
        </w:numPr>
        <w:spacing w:after="0" w:afterAutospacing="0" w:before="240" w:lineRule="auto"/>
        <w:ind w:left="1440" w:hanging="360"/>
        <w:rPr>
          <w:sz w:val="24"/>
          <w:szCs w:val="24"/>
          <w:shd w:fill="a2c4c9" w:val="clear"/>
        </w:rPr>
      </w:pPr>
      <w:r w:rsidDel="00000000" w:rsidR="00000000" w:rsidRPr="00000000">
        <w:rPr>
          <w:sz w:val="24"/>
          <w:szCs w:val="24"/>
          <w:shd w:fill="a2c4c9" w:val="clear"/>
          <w:rtl w:val="0"/>
        </w:rPr>
        <w:t xml:space="preserve">Biomes:</w:t>
      </w:r>
    </w:p>
    <w:p w:rsidR="00000000" w:rsidDel="00000000" w:rsidP="00000000" w:rsidRDefault="00000000" w:rsidRPr="00000000" w14:paraId="00000032">
      <w:pPr>
        <w:numPr>
          <w:ilvl w:val="2"/>
          <w:numId w:val="2"/>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Badlands (Mesa/Red sand desert, whatever you wanna call it)</w:t>
      </w:r>
    </w:p>
    <w:p w:rsidR="00000000" w:rsidDel="00000000" w:rsidP="00000000" w:rsidRDefault="00000000" w:rsidRPr="00000000" w14:paraId="00000033">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Predators:</w:t>
      </w:r>
    </w:p>
    <w:p w:rsidR="00000000" w:rsidDel="00000000" w:rsidP="00000000" w:rsidRDefault="00000000" w:rsidRPr="00000000" w14:paraId="00000034">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Roadrunner</w:t>
      </w:r>
    </w:p>
    <w:p w:rsidR="00000000" w:rsidDel="00000000" w:rsidP="00000000" w:rsidRDefault="00000000" w:rsidRPr="00000000" w14:paraId="00000035">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Rattlesnake</w:t>
      </w:r>
    </w:p>
    <w:p w:rsidR="00000000" w:rsidDel="00000000" w:rsidP="00000000" w:rsidRDefault="00000000" w:rsidRPr="00000000" w14:paraId="00000036">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Jackal</w:t>
      </w:r>
    </w:p>
    <w:p w:rsidR="00000000" w:rsidDel="00000000" w:rsidP="00000000" w:rsidRDefault="00000000" w:rsidRPr="00000000" w14:paraId="00000037">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Extreme Weather Type: Strong Winds</w:t>
      </w:r>
    </w:p>
    <w:p w:rsidR="00000000" w:rsidDel="00000000" w:rsidP="00000000" w:rsidRDefault="00000000" w:rsidRPr="00000000" w14:paraId="00000038">
      <w:pPr>
        <w:numPr>
          <w:ilvl w:val="2"/>
          <w:numId w:val="2"/>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Dunes</w:t>
      </w:r>
    </w:p>
    <w:p w:rsidR="00000000" w:rsidDel="00000000" w:rsidP="00000000" w:rsidRDefault="00000000" w:rsidRPr="00000000" w14:paraId="00000039">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Predators</w:t>
      </w:r>
    </w:p>
    <w:p w:rsidR="00000000" w:rsidDel="00000000" w:rsidP="00000000" w:rsidRDefault="00000000" w:rsidRPr="00000000" w14:paraId="0000003A">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Scorpion</w:t>
      </w:r>
    </w:p>
    <w:p w:rsidR="00000000" w:rsidDel="00000000" w:rsidP="00000000" w:rsidRDefault="00000000" w:rsidRPr="00000000" w14:paraId="0000003B">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Extreme Weather Type: Sandstorm</w:t>
      </w:r>
    </w:p>
    <w:p w:rsidR="00000000" w:rsidDel="00000000" w:rsidP="00000000" w:rsidRDefault="00000000" w:rsidRPr="00000000" w14:paraId="0000003C">
      <w:pPr>
        <w:numPr>
          <w:ilvl w:val="2"/>
          <w:numId w:val="2"/>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Savanna (</w:t>
      </w:r>
      <w:r w:rsidDel="00000000" w:rsidR="00000000" w:rsidRPr="00000000">
        <w:rPr>
          <w:i w:val="1"/>
          <w:iCs w:val="1"/>
          <w:sz w:val="24"/>
          <w:szCs w:val="24"/>
          <w:shd w:fill="a2c4c9" w:val="clear"/>
          <w:rtl w:val="0"/>
        </w:rPr>
        <w:t xml:space="preserve">The biome simply has to lack water; sand technically isn’t necessary</w:t>
      </w:r>
      <w:r w:rsidDel="00000000" w:rsidR="00000000" w:rsidRPr="00000000">
        <w:rPr>
          <w:sz w:val="24"/>
          <w:szCs w:val="24"/>
          <w:shd w:fill="a2c4c9" w:val="clear"/>
          <w:rtl w:val="0"/>
        </w:rPr>
        <w:t xml:space="preserve">) &lt;but is it not required to make sliding make sense?</w:t>
      </w:r>
    </w:p>
    <w:p w:rsidR="00000000" w:rsidDel="00000000" w:rsidP="00000000" w:rsidRDefault="00000000" w:rsidRPr="00000000" w14:paraId="0000003D">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Rainbow-sand dunes - origin of hats?? many magic enemies. hard zone</w:t>
      </w:r>
    </w:p>
    <w:p w:rsidR="00000000" w:rsidDel="00000000" w:rsidP="00000000" w:rsidRDefault="00000000" w:rsidRPr="00000000" w14:paraId="0000003E">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Arctic - nonsense. feels obligatory for an indie game with biomes</w:t>
      </w:r>
    </w:p>
    <w:p w:rsidR="00000000" w:rsidDel="00000000" w:rsidP="00000000" w:rsidRDefault="00000000" w:rsidRPr="00000000" w14:paraId="0000003F">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Volcano - blacksand and fire. also feels obligatory </w:t>
      </w:r>
    </w:p>
    <w:p w:rsidR="00000000" w:rsidDel="00000000" w:rsidP="00000000" w:rsidRDefault="00000000" w:rsidRPr="00000000" w14:paraId="00000040">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Alien - Gleep Glorp Bogos Binted? - purple &amp; green</w:t>
      </w:r>
    </w:p>
    <w:p w:rsidR="00000000" w:rsidDel="00000000" w:rsidP="00000000" w:rsidRDefault="00000000" w:rsidRPr="00000000" w14:paraId="00000041">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Prehistoric - dinos - meteors</w:t>
      </w:r>
    </w:p>
    <w:p w:rsidR="00000000" w:rsidDel="00000000" w:rsidP="00000000" w:rsidRDefault="00000000" w:rsidRPr="00000000" w14:paraId="00000042">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Metal - future - electric - ferrofluid and sand geometry </w:t>
      </w:r>
    </w:p>
    <w:p w:rsidR="00000000" w:rsidDel="00000000" w:rsidP="00000000" w:rsidRDefault="00000000" w:rsidRPr="00000000" w14:paraId="00000043">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Junkyard - scrapmetal structures</w:t>
      </w:r>
    </w:p>
    <w:p w:rsidR="00000000" w:rsidDel="00000000" w:rsidP="00000000" w:rsidRDefault="00000000" w:rsidRPr="00000000" w14:paraId="00000044">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Wasteland - radiation - dead trees - nuclear shadows - ruins. </w:t>
      </w:r>
    </w:p>
    <w:p w:rsidR="00000000" w:rsidDel="00000000" w:rsidP="00000000" w:rsidRDefault="00000000" w:rsidRPr="00000000" w14:paraId="00000045">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Boneyard - dead things - drybones</w:t>
      </w:r>
    </w:p>
    <w:p w:rsidR="00000000" w:rsidDel="00000000" w:rsidP="00000000" w:rsidRDefault="00000000" w:rsidRPr="00000000" w14:paraId="00000046">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mesa - restricted sand - hard surface arches and formations for tech</w:t>
      </w:r>
    </w:p>
    <w:p w:rsidR="00000000" w:rsidDel="00000000" w:rsidP="00000000" w:rsidRDefault="00000000" w:rsidRPr="00000000" w14:paraId="00000047">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Boreal forest - tree tech </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shd w:fill="a2c4c9" w:val="clear"/>
        </w:rPr>
      </w:pPr>
      <w:r w:rsidDel="00000000" w:rsidR="00000000" w:rsidRPr="00000000">
        <w:rPr>
          <w:sz w:val="24"/>
          <w:szCs w:val="24"/>
          <w:shd w:fill="a2c4c9" w:val="clear"/>
          <w:rtl w:val="0"/>
        </w:rPr>
        <w:t xml:space="preserve">Weather</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shd w:fill="a2c4c9" w:val="clear"/>
        </w:rPr>
      </w:pPr>
      <w:r w:rsidDel="00000000" w:rsidR="00000000" w:rsidRPr="00000000">
        <w:rPr>
          <w:sz w:val="24"/>
          <w:szCs w:val="24"/>
          <w:shd w:fill="a2c4c9" w:val="clear"/>
          <w:rtl w:val="0"/>
        </w:rPr>
        <w:t xml:space="preserve">Per region, extremities that act as neutral hazards. Meaning that there are both detriments and benefits to this element.</w:t>
      </w:r>
    </w:p>
    <w:p w:rsidR="00000000" w:rsidDel="00000000" w:rsidP="00000000" w:rsidRDefault="00000000" w:rsidRPr="00000000" w14:paraId="0000004A">
      <w:pPr>
        <w:numPr>
          <w:ilvl w:val="1"/>
          <w:numId w:val="2"/>
        </w:numPr>
        <w:spacing w:after="0" w:afterAutospacing="0" w:before="0" w:beforeAutospacing="0" w:lineRule="auto"/>
        <w:ind w:left="1440" w:hanging="360"/>
        <w:rPr>
          <w:sz w:val="24"/>
          <w:szCs w:val="24"/>
          <w:shd w:fill="a2c4c9" w:val="clear"/>
        </w:rPr>
      </w:pPr>
      <w:r w:rsidDel="00000000" w:rsidR="00000000" w:rsidRPr="00000000">
        <w:rPr>
          <w:sz w:val="24"/>
          <w:szCs w:val="24"/>
          <w:shd w:fill="a2c4c9" w:val="clear"/>
          <w:rtl w:val="0"/>
        </w:rPr>
        <w:t xml:space="preserve">Types</w:t>
      </w:r>
    </w:p>
    <w:p w:rsidR="00000000" w:rsidDel="00000000" w:rsidP="00000000" w:rsidRDefault="00000000" w:rsidRPr="00000000" w14:paraId="0000004B">
      <w:pPr>
        <w:numPr>
          <w:ilvl w:val="2"/>
          <w:numId w:val="2"/>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Strong Winds</w:t>
      </w:r>
    </w:p>
    <w:p w:rsidR="00000000" w:rsidDel="00000000" w:rsidP="00000000" w:rsidRDefault="00000000" w:rsidRPr="00000000" w14:paraId="0000004C">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Pros</w:t>
      </w:r>
    </w:p>
    <w:p w:rsidR="00000000" w:rsidDel="00000000" w:rsidP="00000000" w:rsidRDefault="00000000" w:rsidRPr="00000000" w14:paraId="0000004D">
      <w:pPr>
        <w:numPr>
          <w:ilvl w:val="4"/>
          <w:numId w:val="2"/>
        </w:numPr>
        <w:spacing w:after="0" w:afterAutospacing="0" w:before="0" w:beforeAutospacing="0" w:lineRule="auto"/>
        <w:ind w:left="3600" w:hanging="360"/>
        <w:rPr>
          <w:sz w:val="24"/>
          <w:szCs w:val="24"/>
          <w:u w:val="none"/>
          <w:shd w:fill="a2c4c9" w:val="clear"/>
        </w:rPr>
      </w:pPr>
      <w:r w:rsidDel="00000000" w:rsidR="00000000" w:rsidRPr="00000000">
        <w:rPr>
          <w:sz w:val="24"/>
          <w:szCs w:val="24"/>
          <w:shd w:fill="a2c4c9" w:val="clear"/>
          <w:rtl w:val="0"/>
        </w:rPr>
        <w:t xml:space="preserve">Can provide faster movement if moving with the wind</w:t>
      </w:r>
    </w:p>
    <w:p w:rsidR="00000000" w:rsidDel="00000000" w:rsidP="00000000" w:rsidRDefault="00000000" w:rsidRPr="00000000" w14:paraId="0000004E">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Cons</w:t>
      </w:r>
    </w:p>
    <w:p w:rsidR="00000000" w:rsidDel="00000000" w:rsidP="00000000" w:rsidRDefault="00000000" w:rsidRPr="00000000" w14:paraId="0000004F">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If mishandled, the player’s hat could fly off in the wind.</w:t>
      </w:r>
    </w:p>
    <w:p w:rsidR="00000000" w:rsidDel="00000000" w:rsidP="00000000" w:rsidRDefault="00000000" w:rsidRPr="00000000" w14:paraId="00000050">
      <w:pPr>
        <w:numPr>
          <w:ilvl w:val="2"/>
          <w:numId w:val="2"/>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Dry Thunderstorm</w:t>
      </w:r>
    </w:p>
    <w:p w:rsidR="00000000" w:rsidDel="00000000" w:rsidP="00000000" w:rsidRDefault="00000000" w:rsidRPr="00000000" w14:paraId="00000051">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The sky gets dark, and lightning can strike, but no rain occurs.</w:t>
      </w:r>
    </w:p>
    <w:p w:rsidR="00000000" w:rsidDel="00000000" w:rsidP="00000000" w:rsidRDefault="00000000" w:rsidRPr="00000000" w14:paraId="00000052">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Pros</w:t>
      </w:r>
    </w:p>
    <w:p w:rsidR="00000000" w:rsidDel="00000000" w:rsidP="00000000" w:rsidRDefault="00000000" w:rsidRPr="00000000" w14:paraId="00000053">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Predators can also get struck by lightning</w:t>
      </w:r>
    </w:p>
    <w:p w:rsidR="00000000" w:rsidDel="00000000" w:rsidP="00000000" w:rsidRDefault="00000000" w:rsidRPr="00000000" w14:paraId="00000054">
      <w:pPr>
        <w:numPr>
          <w:ilvl w:val="3"/>
          <w:numId w:val="2"/>
        </w:numPr>
        <w:spacing w:after="0" w:afterAutospacing="0" w:before="0" w:beforeAutospacing="0" w:lineRule="auto"/>
        <w:ind w:left="2880" w:hanging="360"/>
        <w:rPr>
          <w:sz w:val="24"/>
          <w:szCs w:val="24"/>
          <w:shd w:fill="a2c4c9" w:val="clear"/>
        </w:rPr>
      </w:pPr>
      <w:r w:rsidDel="00000000" w:rsidR="00000000" w:rsidRPr="00000000">
        <w:rPr>
          <w:sz w:val="24"/>
          <w:szCs w:val="24"/>
          <w:shd w:fill="a2c4c9" w:val="clear"/>
          <w:rtl w:val="0"/>
        </w:rPr>
        <w:t xml:space="preserve">Cons</w:t>
      </w:r>
    </w:p>
    <w:p w:rsidR="00000000" w:rsidDel="00000000" w:rsidP="00000000" w:rsidRDefault="00000000" w:rsidRPr="00000000" w14:paraId="00000055">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This causes predators to be more active.</w:t>
      </w:r>
    </w:p>
    <w:p w:rsidR="00000000" w:rsidDel="00000000" w:rsidP="00000000" w:rsidRDefault="00000000" w:rsidRPr="00000000" w14:paraId="00000056">
      <w:pPr>
        <w:numPr>
          <w:ilvl w:val="4"/>
          <w:numId w:val="2"/>
        </w:numPr>
        <w:spacing w:after="0" w:afterAutospacing="0" w:before="0" w:beforeAutospacing="0" w:lineRule="auto"/>
        <w:ind w:left="3600" w:hanging="360"/>
        <w:rPr>
          <w:sz w:val="24"/>
          <w:szCs w:val="24"/>
          <w:shd w:fill="a2c4c9" w:val="clear"/>
        </w:rPr>
      </w:pPr>
      <w:r w:rsidDel="00000000" w:rsidR="00000000" w:rsidRPr="00000000">
        <w:rPr>
          <w:sz w:val="24"/>
          <w:szCs w:val="24"/>
          <w:shd w:fill="a2c4c9" w:val="clear"/>
          <w:rtl w:val="0"/>
        </w:rPr>
        <w:t xml:space="preserve">Getting struck by lightning paralyzes the lizard, preventing movement</w:t>
      </w:r>
    </w:p>
    <w:p w:rsidR="00000000" w:rsidDel="00000000" w:rsidP="00000000" w:rsidRDefault="00000000" w:rsidRPr="00000000" w14:paraId="00000057">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Magic Storm - wizard interference!</w:t>
      </w:r>
    </w:p>
    <w:p w:rsidR="00000000" w:rsidDel="00000000" w:rsidP="00000000" w:rsidRDefault="00000000" w:rsidRPr="00000000" w14:paraId="00000058">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Fata morganas - illusion that shows a puzzle in the area</w:t>
      </w:r>
    </w:p>
    <w:p w:rsidR="00000000" w:rsidDel="00000000" w:rsidP="00000000" w:rsidRDefault="00000000" w:rsidRPr="00000000" w14:paraId="00000059">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Alien interference </w:t>
      </w:r>
    </w:p>
    <w:p w:rsidR="00000000" w:rsidDel="00000000" w:rsidP="00000000" w:rsidRDefault="00000000" w:rsidRPr="00000000" w14:paraId="0000005A">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rain (lol) </w:t>
      </w:r>
    </w:p>
    <w:p w:rsidR="00000000" w:rsidDel="00000000" w:rsidP="00000000" w:rsidRDefault="00000000" w:rsidRPr="00000000" w14:paraId="0000005B">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snow(makes certain actions grant water)</w:t>
      </w:r>
    </w:p>
    <w:p w:rsidR="00000000" w:rsidDel="00000000" w:rsidP="00000000" w:rsidRDefault="00000000" w:rsidRPr="00000000" w14:paraId="0000005C">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dust storm</w:t>
      </w:r>
    </w:p>
    <w:p w:rsidR="00000000" w:rsidDel="00000000" w:rsidP="00000000" w:rsidRDefault="00000000" w:rsidRPr="00000000" w14:paraId="0000005D">
      <w:pPr>
        <w:numPr>
          <w:ilvl w:val="2"/>
          <w:numId w:val="2"/>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dust devil</w:t>
      </w:r>
    </w:p>
    <w:p w:rsidR="00000000" w:rsidDel="00000000" w:rsidP="00000000" w:rsidRDefault="00000000" w:rsidRPr="00000000" w14:paraId="0000005E">
      <w:pPr>
        <w:numPr>
          <w:ilvl w:val="0"/>
          <w:numId w:val="2"/>
        </w:numPr>
        <w:spacing w:after="0" w:afterAutospacing="0" w:before="0" w:beforeAutospacing="0" w:lineRule="auto"/>
        <w:ind w:left="720" w:hanging="360"/>
        <w:rPr>
          <w:sz w:val="24"/>
          <w:szCs w:val="24"/>
          <w:shd w:fill="a2c4c9" w:val="clear"/>
        </w:rPr>
      </w:pPr>
      <w:r w:rsidDel="00000000" w:rsidR="00000000" w:rsidRPr="00000000">
        <w:rPr>
          <w:sz w:val="24"/>
          <w:szCs w:val="24"/>
          <w:shd w:fill="a2c4c9" w:val="clear"/>
          <w:rtl w:val="0"/>
        </w:rPr>
        <w:t xml:space="preserve">Quick Sand: </w:t>
      </w:r>
    </w:p>
    <w:p w:rsidR="00000000" w:rsidDel="00000000" w:rsidP="00000000" w:rsidRDefault="00000000" w:rsidRPr="00000000" w14:paraId="0000005F">
      <w:pPr>
        <w:numPr>
          <w:ilvl w:val="1"/>
          <w:numId w:val="2"/>
        </w:numPr>
        <w:spacing w:after="240" w:before="0" w:beforeAutospacing="0" w:lineRule="auto"/>
        <w:ind w:left="1440" w:hanging="360"/>
        <w:rPr>
          <w:sz w:val="24"/>
          <w:szCs w:val="24"/>
          <w:shd w:fill="a2c4c9" w:val="clear"/>
        </w:rPr>
      </w:pPr>
      <w:r w:rsidDel="00000000" w:rsidR="00000000" w:rsidRPr="00000000">
        <w:rPr>
          <w:sz w:val="24"/>
          <w:szCs w:val="24"/>
          <w:shd w:fill="a2c4c9" w:val="clear"/>
          <w:rtl w:val="0"/>
        </w:rPr>
        <w:t xml:space="preserve">While sinking, the water in your hat is gradually absorbed by the sand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kciznm4r6l8z" w:id="5"/>
      <w:bookmarkEnd w:id="5"/>
      <w:r w:rsidDel="00000000" w:rsidR="00000000" w:rsidRPr="00000000">
        <w:rPr>
          <w:rtl w:val="0"/>
        </w:rPr>
        <w:t xml:space="preserve">Movement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Inspiration possibilities: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Risk of Rain 2, Mycopunk - These games build movement through stacking conditional speed boosts.</w:t>
      </w:r>
    </w:p>
    <w:p w:rsidR="00000000" w:rsidDel="00000000" w:rsidP="00000000" w:rsidRDefault="00000000" w:rsidRPr="00000000" w14:paraId="00000066">
      <w:pPr>
        <w:rPr>
          <w:sz w:val="24"/>
          <w:szCs w:val="24"/>
        </w:rPr>
      </w:pPr>
      <w:r w:rsidDel="00000000" w:rsidR="00000000" w:rsidRPr="00000000">
        <w:rPr>
          <w:sz w:val="24"/>
          <w:szCs w:val="24"/>
          <w:rtl w:val="0"/>
        </w:rPr>
        <w:t xml:space="preserve">Pros - Satisfaction of a good build</w:t>
      </w:r>
    </w:p>
    <w:p w:rsidR="00000000" w:rsidDel="00000000" w:rsidP="00000000" w:rsidRDefault="00000000" w:rsidRPr="00000000" w14:paraId="00000067">
      <w:pPr>
        <w:rPr>
          <w:sz w:val="24"/>
          <w:szCs w:val="24"/>
        </w:rPr>
      </w:pPr>
      <w:r w:rsidDel="00000000" w:rsidR="00000000" w:rsidRPr="00000000">
        <w:rPr>
          <w:sz w:val="24"/>
          <w:szCs w:val="24"/>
          <w:rtl w:val="0"/>
        </w:rPr>
        <w:t xml:space="preserve">Cons - Lenient conditions can make it too easy and stale. also, less momentum based as when a speed boost expires momentum is usually reduced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Haste- probably the closest to the concept</w:t>
      </w:r>
    </w:p>
    <w:p w:rsidR="00000000" w:rsidDel="00000000" w:rsidP="00000000" w:rsidRDefault="00000000" w:rsidRPr="00000000" w14:paraId="0000006A">
      <w:pPr>
        <w:rPr>
          <w:sz w:val="24"/>
          <w:szCs w:val="24"/>
        </w:rPr>
      </w:pPr>
      <w:r w:rsidDel="00000000" w:rsidR="00000000" w:rsidRPr="00000000">
        <w:rPr>
          <w:sz w:val="24"/>
          <w:szCs w:val="24"/>
          <w:rtl w:val="0"/>
        </w:rPr>
        <w:t xml:space="preserve">Pros - momentum, items like prev section. </w:t>
      </w:r>
    </w:p>
    <w:p w:rsidR="00000000" w:rsidDel="00000000" w:rsidP="00000000" w:rsidRDefault="00000000" w:rsidRPr="00000000" w14:paraId="0000006B">
      <w:pPr>
        <w:rPr>
          <w:sz w:val="24"/>
          <w:szCs w:val="24"/>
        </w:rPr>
      </w:pPr>
      <w:r w:rsidDel="00000000" w:rsidR="00000000" w:rsidRPr="00000000">
        <w:rPr>
          <w:sz w:val="24"/>
          <w:szCs w:val="24"/>
          <w:rtl w:val="0"/>
        </w:rPr>
        <w:t xml:space="preserve">cons - actually has some momentum dampening iirc. very aerial means a lot of map gets ignored</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Titanfall 2 - peak momentum</w:t>
      </w:r>
    </w:p>
    <w:p w:rsidR="00000000" w:rsidDel="00000000" w:rsidP="00000000" w:rsidRDefault="00000000" w:rsidRPr="00000000" w14:paraId="0000006E">
      <w:pPr>
        <w:rPr>
          <w:sz w:val="24"/>
          <w:szCs w:val="24"/>
        </w:rPr>
      </w:pPr>
      <w:r w:rsidDel="00000000" w:rsidR="00000000" w:rsidRPr="00000000">
        <w:rPr>
          <w:sz w:val="24"/>
          <w:szCs w:val="24"/>
          <w:rtl w:val="0"/>
        </w:rPr>
        <w:t xml:space="preserve">Pros - momentum and easy ways to gain it. High skill ceiling for tech</w:t>
      </w:r>
    </w:p>
    <w:p w:rsidR="00000000" w:rsidDel="00000000" w:rsidP="00000000" w:rsidRDefault="00000000" w:rsidRPr="00000000" w14:paraId="0000006F">
      <w:pPr>
        <w:rPr>
          <w:sz w:val="24"/>
          <w:szCs w:val="24"/>
        </w:rPr>
      </w:pPr>
      <w:r w:rsidDel="00000000" w:rsidR="00000000" w:rsidRPr="00000000">
        <w:rPr>
          <w:sz w:val="24"/>
          <w:szCs w:val="24"/>
          <w:rtl w:val="0"/>
        </w:rPr>
        <w:t xml:space="preserve">Cons- requires too urban an environment for our purposes. Slide mechanics may still be useful</w:t>
      </w:r>
    </w:p>
    <w:p w:rsidR="00000000" w:rsidDel="00000000" w:rsidP="00000000" w:rsidRDefault="00000000" w:rsidRPr="00000000" w14:paraId="00000070">
      <w:pPr>
        <w:rPr>
          <w:sz w:val="24"/>
          <w:szCs w:val="24"/>
        </w:rPr>
      </w:pPr>
      <w:r w:rsidDel="00000000" w:rsidR="00000000" w:rsidRPr="00000000">
        <w:rPr>
          <w:sz w:val="24"/>
          <w:szCs w:val="24"/>
          <w:rtl w:val="0"/>
        </w:rPr>
        <w:t xml:space="preserve">Ultrakill- same as titanfall, but without the momentum.</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Warframe-</w:t>
      </w:r>
    </w:p>
    <w:p w:rsidR="00000000" w:rsidDel="00000000" w:rsidP="00000000" w:rsidRDefault="00000000" w:rsidRPr="00000000" w14:paraId="00000073">
      <w:pPr>
        <w:rPr>
          <w:sz w:val="24"/>
          <w:szCs w:val="24"/>
        </w:rPr>
      </w:pPr>
      <w:r w:rsidDel="00000000" w:rsidR="00000000" w:rsidRPr="00000000">
        <w:rPr>
          <w:sz w:val="24"/>
          <w:szCs w:val="24"/>
          <w:rtl w:val="0"/>
        </w:rPr>
        <w:t xml:space="preserve">Pros - Easy to pick up, high maneuverability </w:t>
      </w:r>
    </w:p>
    <w:p w:rsidR="00000000" w:rsidDel="00000000" w:rsidP="00000000" w:rsidRDefault="00000000" w:rsidRPr="00000000" w14:paraId="00000074">
      <w:pPr>
        <w:rPr>
          <w:sz w:val="24"/>
          <w:szCs w:val="24"/>
        </w:rPr>
      </w:pPr>
      <w:r w:rsidDel="00000000" w:rsidR="00000000" w:rsidRPr="00000000">
        <w:rPr>
          <w:sz w:val="24"/>
          <w:szCs w:val="24"/>
          <w:rtl w:val="0"/>
        </w:rPr>
        <w:t xml:space="preserve">Cons - animation locking makes certain moves feel clunky. Very low skill ceiling. no momentum. </w:t>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sz w:val="24"/>
          <w:szCs w:val="24"/>
          <w:rtl w:val="0"/>
        </w:rPr>
        <w:t xml:space="preserve">Tricks-</w:t>
      </w:r>
    </w:p>
    <w:p w:rsidR="00000000" w:rsidDel="00000000" w:rsidP="00000000" w:rsidRDefault="00000000" w:rsidRPr="00000000" w14:paraId="00000077">
      <w:pPr>
        <w:rPr>
          <w:sz w:val="24"/>
          <w:szCs w:val="24"/>
        </w:rPr>
      </w:pPr>
      <w:r w:rsidDel="00000000" w:rsidR="00000000" w:rsidRPr="00000000">
        <w:rPr>
          <w:sz w:val="24"/>
          <w:szCs w:val="24"/>
          <w:rtl w:val="0"/>
        </w:rPr>
        <w:t xml:space="preserve">Pros - Buffs magic effectiveness</w:t>
      </w:r>
    </w:p>
    <w:p w:rsidR="00000000" w:rsidDel="00000000" w:rsidP="00000000" w:rsidRDefault="00000000" w:rsidRPr="00000000" w14:paraId="00000078">
      <w:pPr>
        <w:rPr>
          <w:sz w:val="24"/>
          <w:szCs w:val="24"/>
        </w:rPr>
      </w:pPr>
      <w:r w:rsidDel="00000000" w:rsidR="00000000" w:rsidRPr="00000000">
        <w:rPr>
          <w:sz w:val="24"/>
          <w:szCs w:val="24"/>
          <w:rtl w:val="0"/>
        </w:rPr>
        <w:t xml:space="preserve">Cons - Failing loses water</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pStyle w:val="Heading2"/>
        <w:rPr/>
      </w:pPr>
      <w:bookmarkStart w:colFirst="0" w:colLast="0" w:name="_82tgblfrnaz4" w:id="6"/>
      <w:bookmarkEnd w:id="6"/>
      <w:r w:rsidDel="00000000" w:rsidR="00000000" w:rsidRPr="00000000">
        <w:rPr>
          <w:rtl w:val="0"/>
        </w:rPr>
        <w:t xml:space="preserve">Abilities</w:t>
      </w:r>
    </w:p>
    <w:p w:rsidR="00000000" w:rsidDel="00000000" w:rsidP="00000000" w:rsidRDefault="00000000" w:rsidRPr="00000000" w14:paraId="0000007B">
      <w:pPr>
        <w:numPr>
          <w:ilvl w:val="1"/>
          <w:numId w:val="1"/>
        </w:numPr>
        <w:spacing w:after="0" w:afterAutospacing="0" w:before="240" w:lineRule="auto"/>
        <w:ind w:left="1440" w:hanging="360"/>
        <w:rPr>
          <w:sz w:val="24"/>
          <w:szCs w:val="24"/>
          <w:shd w:fill="a2c4c9" w:val="clear"/>
        </w:rPr>
      </w:pPr>
      <w:r w:rsidDel="00000000" w:rsidR="00000000" w:rsidRPr="00000000">
        <w:rPr>
          <w:sz w:val="24"/>
          <w:szCs w:val="24"/>
          <w:shd w:fill="a2c4c9" w:val="clear"/>
          <w:rtl w:val="0"/>
        </w:rPr>
        <w:t xml:space="preserve">Water Magic:</w:t>
      </w:r>
    </w:p>
    <w:p w:rsidR="00000000" w:rsidDel="00000000" w:rsidP="00000000" w:rsidRDefault="00000000" w:rsidRPr="00000000" w14:paraId="0000007C">
      <w:pPr>
        <w:numPr>
          <w:ilvl w:val="2"/>
          <w:numId w:val="1"/>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Learn magic that consumes hat water to help move around the desert</w:t>
      </w:r>
    </w:p>
    <w:p w:rsidR="00000000" w:rsidDel="00000000" w:rsidP="00000000" w:rsidRDefault="00000000" w:rsidRPr="00000000" w14:paraId="0000007D">
      <w:pPr>
        <w:numPr>
          <w:ilvl w:val="1"/>
          <w:numId w:val="1"/>
        </w:numPr>
        <w:spacing w:after="0" w:afterAutospacing="0" w:before="0" w:beforeAutospacing="0" w:lineRule="auto"/>
        <w:ind w:left="1440" w:hanging="360"/>
        <w:rPr>
          <w:sz w:val="24"/>
          <w:szCs w:val="24"/>
          <w:shd w:fill="a2c4c9" w:val="clear"/>
        </w:rPr>
      </w:pPr>
      <w:r w:rsidDel="00000000" w:rsidR="00000000" w:rsidRPr="00000000">
        <w:rPr>
          <w:sz w:val="24"/>
          <w:szCs w:val="24"/>
          <w:shd w:fill="a2c4c9" w:val="clear"/>
          <w:rtl w:val="0"/>
        </w:rPr>
        <w:t xml:space="preserve">Pocket Sand:</w:t>
      </w:r>
    </w:p>
    <w:p w:rsidR="00000000" w:rsidDel="00000000" w:rsidP="00000000" w:rsidRDefault="00000000" w:rsidRPr="00000000" w14:paraId="0000007E">
      <w:pPr>
        <w:numPr>
          <w:ilvl w:val="2"/>
          <w:numId w:val="1"/>
        </w:numPr>
        <w:spacing w:after="0" w:afterAutospacing="0" w:before="0" w:beforeAutospacing="0" w:lineRule="auto"/>
        <w:ind w:left="2160" w:hanging="360"/>
        <w:rPr>
          <w:sz w:val="24"/>
          <w:szCs w:val="24"/>
          <w:shd w:fill="a2c4c9" w:val="clear"/>
        </w:rPr>
      </w:pPr>
      <w:r w:rsidDel="00000000" w:rsidR="00000000" w:rsidRPr="00000000">
        <w:rPr>
          <w:sz w:val="24"/>
          <w:szCs w:val="24"/>
          <w:shd w:fill="a2c4c9" w:val="clear"/>
          <w:rtl w:val="0"/>
        </w:rPr>
        <w:t xml:space="preserve">QTE when encountering a predator to evade hat theft</w:t>
      </w:r>
    </w:p>
    <w:p w:rsidR="00000000" w:rsidDel="00000000" w:rsidP="00000000" w:rsidRDefault="00000000" w:rsidRPr="00000000" w14:paraId="0000007F">
      <w:pPr>
        <w:numPr>
          <w:ilvl w:val="2"/>
          <w:numId w:val="1"/>
        </w:numPr>
        <w:spacing w:after="0" w:afterAutospacing="0" w:before="0" w:beforeAutospacing="0" w:lineRule="auto"/>
        <w:ind w:left="2160" w:hanging="360"/>
        <w:rPr>
          <w:sz w:val="24"/>
          <w:szCs w:val="24"/>
          <w:u w:val="none"/>
          <w:shd w:fill="a2c4c9" w:val="clear"/>
        </w:rPr>
      </w:pPr>
      <w:r w:rsidDel="00000000" w:rsidR="00000000" w:rsidRPr="00000000">
        <w:rPr>
          <w:sz w:val="24"/>
          <w:szCs w:val="24"/>
          <w:shd w:fill="a2c4c9" w:val="clear"/>
          <w:rtl w:val="0"/>
        </w:rPr>
        <w:t xml:space="preserve">^ i think that’s too simple. make it bloodborne. pistol parry. hell yeah </w:t>
      </w:r>
    </w:p>
    <w:p w:rsidR="00000000" w:rsidDel="00000000" w:rsidP="00000000" w:rsidRDefault="00000000" w:rsidRPr="00000000" w14:paraId="00000080">
      <w:pPr>
        <w:numPr>
          <w:ilvl w:val="1"/>
          <w:numId w:val="1"/>
        </w:numPr>
        <w:spacing w:after="0" w:afterAutospacing="0" w:before="0" w:beforeAutospacing="0" w:lineRule="auto"/>
        <w:ind w:left="1440" w:hanging="360"/>
        <w:rPr>
          <w:sz w:val="24"/>
          <w:szCs w:val="24"/>
          <w:u w:val="none"/>
          <w:shd w:fill="a2c4c9" w:val="clear"/>
        </w:rPr>
      </w:pPr>
      <w:r w:rsidDel="00000000" w:rsidR="00000000" w:rsidRPr="00000000">
        <w:rPr>
          <w:sz w:val="24"/>
          <w:szCs w:val="24"/>
          <w:shd w:fill="a2c4c9" w:val="clear"/>
          <w:rtl w:val="0"/>
        </w:rPr>
        <w:t xml:space="preserve">ice path- become frozone</w:t>
      </w:r>
    </w:p>
    <w:p w:rsidR="00000000" w:rsidDel="00000000" w:rsidP="00000000" w:rsidRDefault="00000000" w:rsidRPr="00000000" w14:paraId="00000081">
      <w:pPr>
        <w:numPr>
          <w:ilvl w:val="0"/>
          <w:numId w:val="1"/>
        </w:numPr>
        <w:spacing w:after="0" w:afterAutospacing="0" w:before="0" w:beforeAutospacing="0" w:lineRule="auto"/>
        <w:ind w:left="720" w:hanging="360"/>
        <w:rPr>
          <w:ins w:author="Vivian Jones" w:id="8" w:date="2026-09-16T19:33:18Z"/>
          <w:sz w:val="24"/>
          <w:szCs w:val="24"/>
          <w:u w:val="none"/>
          <w:shd w:fill="a2c4c9" w:val="clear"/>
        </w:rPr>
      </w:pPr>
      <w:r w:rsidDel="00000000" w:rsidR="00000000" w:rsidRPr="00000000">
        <w:rPr>
          <w:sz w:val="24"/>
          <w:szCs w:val="24"/>
          <w:shd w:fill="a2c4c9" w:val="clear"/>
          <w:rtl w:val="0"/>
        </w:rPr>
        <w:t xml:space="preserve">should abilities be combat or movement based? or both?</w:t>
      </w:r>
      <w:ins w:author="Vivian Jones" w:id="8" w:date="2026-09-16T19:33:18Z">
        <w:r w:rsidDel="00000000" w:rsidR="00000000" w:rsidRPr="00000000">
          <w:rPr>
            <w:rtl w:val="0"/>
          </w:rPr>
        </w:r>
      </w:ins>
    </w:p>
    <w:p w:rsidR="00000000" w:rsidDel="00000000" w:rsidP="00000000" w:rsidRDefault="00000000" w:rsidRPr="00000000" w14:paraId="00000082">
      <w:pPr>
        <w:numPr>
          <w:ilvl w:val="0"/>
          <w:numId w:val="1"/>
        </w:numPr>
        <w:spacing w:after="240" w:before="0" w:beforeAutospacing="0" w:lineRule="auto"/>
        <w:ind w:left="720" w:hanging="360"/>
        <w:rPr>
          <w:sz w:val="24"/>
          <w:szCs w:val="24"/>
          <w:u w:val="none"/>
          <w:shd w:fill="a2c4c9" w:val="clear"/>
          <w:rPrChange w:author="Vivian Jones" w:id="9" w:date="2026-09-16T19:33:15Z">
            <w:rPr>
              <w:sz w:val="24"/>
              <w:szCs w:val="24"/>
              <w:u w:val="none"/>
              <w:shd w:fill="a2c4c9" w:val="clear"/>
            </w:rPr>
          </w:rPrChange>
        </w:rPr>
        <w:pPrChange w:author="Vivian Jones" w:id="0" w:date="2026-09-16T19:33:15Z">
          <w:pPr>
            <w:numPr>
              <w:ilvl w:val="0"/>
              <w:numId w:val="1"/>
            </w:numPr>
            <w:spacing w:after="240" w:before="240" w:lineRule="auto"/>
            <w:ind w:left="720" w:hanging="360"/>
          </w:pPr>
        </w:pPrChange>
      </w:pPr>
      <w:ins w:author="Vivian Jones" w:id="8" w:date="2026-09-16T19:33:18Z">
        <w:r w:rsidDel="00000000" w:rsidR="00000000" w:rsidRPr="00000000">
          <w:rPr>
            <w:sz w:val="24"/>
            <w:szCs w:val="24"/>
            <w:shd w:fill="a2c4c9" w:val="clear"/>
            <w:rtl w:val="0"/>
          </w:rPr>
          <w:t xml:space="preserve">IceCube - Freeze self in ice cube. Stops water drain, preserves momentum, negates one hit.</w:t>
        </w:r>
      </w:ins>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GgOyICLLr--409xXOQTciCrYP9XJThX7nN7-iyLLx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